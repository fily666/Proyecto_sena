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202" coordsize="21600,21600" o:spt="202.0" path="m,l,21600r21600,l21600,xe">
            <v:stroke joinstyle="miter"/>
            <v:path o:connecttype="rect" gradientshapeok="t"/>
          </v:shapetype>
        </w:pict>
      </w:r>
    </w:p>
    <w:p w:rsidR="00000000" w:rsidDel="00000000" w:rsidP="00000000" w:rsidRDefault="00000000" w:rsidRPr="00000000" w14:paraId="000000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dt>
      <w:sdtPr>
        <w:tag w:val="goog_rdk_2"/>
      </w:sdtPr>
      <w:sdtContent>
        <w:p w:rsidR="00000000" w:rsidDel="00000000" w:rsidP="00000000" w:rsidRDefault="00000000" w:rsidRPr="00000000" w14:paraId="00000004">
          <w:pPr>
            <w:rPr>
              <w:ins w:author="KAREN JOHANA BUSTAMANTE RODRIGUEZ" w:id="0" w:date="2021-05-13T01:24:49Z"/>
            </w:rPr>
          </w:pPr>
          <w:sdt>
            <w:sdtPr>
              <w:tag w:val="goog_rdk_1"/>
            </w:sdtPr>
            <w:sdtContent>
              <w:ins w:author="KAREN JOHANA BUSTAMANTE RODRIGUEZ" w:id="0" w:date="2021-05-13T01:24:49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4"/>
      </w:sdtPr>
      <w:sdtContent>
        <w:p w:rsidR="00000000" w:rsidDel="00000000" w:rsidP="00000000" w:rsidRDefault="00000000" w:rsidRPr="00000000" w14:paraId="00000005">
          <w:pPr>
            <w:rPr>
              <w:ins w:author="KAREN JOHANA BUSTAMANTE RODRIGUEZ" w:id="0" w:date="2021-05-13T01:24:49Z"/>
            </w:rPr>
          </w:pPr>
          <w:sdt>
            <w:sdtPr>
              <w:tag w:val="goog_rdk_3"/>
            </w:sdtPr>
            <w:sdtContent>
              <w:ins w:author="KAREN JOHANA BUSTAMANTE RODRIGUEZ" w:id="0" w:date="2021-05-13T01:24:49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6"/>
      </w:sdtPr>
      <w:sdtContent>
        <w:p w:rsidR="00000000" w:rsidDel="00000000" w:rsidP="00000000" w:rsidRDefault="00000000" w:rsidRPr="00000000" w14:paraId="00000006">
          <w:pPr>
            <w:rPr>
              <w:ins w:author="KAREN JOHANA BUSTAMANTE RODRIGUEZ" w:id="0" w:date="2021-05-13T01:24:49Z"/>
            </w:rPr>
          </w:pPr>
          <w:sdt>
            <w:sdtPr>
              <w:tag w:val="goog_rdk_5"/>
            </w:sdtPr>
            <w:sdtContent>
              <w:ins w:author="KAREN JOHANA BUSTAMANTE RODRIGUEZ" w:id="0" w:date="2021-05-13T01:24:49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8"/>
      </w:sdtPr>
      <w:sdtContent>
        <w:p w:rsidR="00000000" w:rsidDel="00000000" w:rsidP="00000000" w:rsidRDefault="00000000" w:rsidRPr="00000000" w14:paraId="00000007">
          <w:pPr>
            <w:rPr>
              <w:ins w:author="KAREN JOHANA BUSTAMANTE RODRIGUEZ" w:id="0" w:date="2021-05-13T01:24:49Z"/>
            </w:rPr>
          </w:pPr>
          <w:sdt>
            <w:sdtPr>
              <w:tag w:val="goog_rdk_7"/>
            </w:sdtPr>
            <w:sdtContent>
              <w:ins w:author="KAREN JOHANA BUSTAMANTE RODRIGUEZ" w:id="0" w:date="2021-05-13T01:24:49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0"/>
      </w:sdtPr>
      <w:sdtContent>
        <w:p w:rsidR="00000000" w:rsidDel="00000000" w:rsidP="00000000" w:rsidRDefault="00000000" w:rsidRPr="00000000" w14:paraId="00000008">
          <w:pPr>
            <w:rPr>
              <w:ins w:author="KAREN JOHANA BUSTAMANTE RODRIGUEZ" w:id="0" w:date="2021-05-13T01:24:49Z"/>
            </w:rPr>
          </w:pPr>
          <w:sdt>
            <w:sdtPr>
              <w:tag w:val="goog_rdk_9"/>
            </w:sdtPr>
            <w:sdtContent>
              <w:ins w:author="KAREN JOHANA BUSTAMANTE RODRIGUEZ" w:id="0" w:date="2021-05-13T01:24:49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2"/>
      </w:sdtPr>
      <w:sdtContent>
        <w:p w:rsidR="00000000" w:rsidDel="00000000" w:rsidP="00000000" w:rsidRDefault="00000000" w:rsidRPr="00000000" w14:paraId="00000009">
          <w:pPr>
            <w:rPr>
              <w:ins w:author="KAREN JOHANA BUSTAMANTE RODRIGUEZ" w:id="0" w:date="2021-05-13T01:24:49Z"/>
            </w:rPr>
          </w:pPr>
          <w:sdt>
            <w:sdtPr>
              <w:tag w:val="goog_rdk_11"/>
            </w:sdtPr>
            <w:sdtContent>
              <w:ins w:author="KAREN JOHANA BUSTAMANTE RODRIGUEZ" w:id="0" w:date="2021-05-13T01:24:49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4"/>
      </w:sdtPr>
      <w:sdtContent>
        <w:p w:rsidR="00000000" w:rsidDel="00000000" w:rsidP="00000000" w:rsidRDefault="00000000" w:rsidRPr="00000000" w14:paraId="0000000A">
          <w:pPr>
            <w:rPr>
              <w:ins w:author="KAREN JOHANA BUSTAMANTE RODRIGUEZ" w:id="0" w:date="2021-05-13T01:24:49Z"/>
            </w:rPr>
          </w:pPr>
          <w:sdt>
            <w:sdtPr>
              <w:tag w:val="goog_rdk_13"/>
            </w:sdtPr>
            <w:sdtContent>
              <w:ins w:author="KAREN JOHANA BUSTAMANTE RODRIGUEZ" w:id="0" w:date="2021-05-13T01:24:49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6"/>
      </w:sdtPr>
      <w:sdtContent>
        <w:p w:rsidR="00000000" w:rsidDel="00000000" w:rsidP="00000000" w:rsidRDefault="00000000" w:rsidRPr="00000000" w14:paraId="0000000B">
          <w:pPr>
            <w:rPr>
              <w:ins w:author="KAREN JOHANA BUSTAMANTE RODRIGUEZ" w:id="0" w:date="2021-05-13T01:24:49Z"/>
            </w:rPr>
          </w:pPr>
          <w:sdt>
            <w:sdtPr>
              <w:tag w:val="goog_rdk_15"/>
            </w:sdtPr>
            <w:sdtContent>
              <w:ins w:author="KAREN JOHANA BUSTAMANTE RODRIGUEZ" w:id="0" w:date="2021-05-13T01:24:49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8"/>
      </w:sdtPr>
      <w:sdtContent>
        <w:p w:rsidR="00000000" w:rsidDel="00000000" w:rsidP="00000000" w:rsidRDefault="00000000" w:rsidRPr="00000000" w14:paraId="0000000C">
          <w:pPr>
            <w:rPr>
              <w:ins w:author="KAREN JOHANA BUSTAMANTE RODRIGUEZ" w:id="0" w:date="2021-05-13T01:24:49Z"/>
            </w:rPr>
          </w:pPr>
          <w:sdt>
            <w:sdtPr>
              <w:tag w:val="goog_rdk_17"/>
            </w:sdtPr>
            <w:sdtContent>
              <w:ins w:author="KAREN JOHANA BUSTAMANTE RODRIGUEZ" w:id="0" w:date="2021-05-13T01:24:49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20"/>
      </w:sdtPr>
      <w:sdtContent>
        <w:p w:rsidR="00000000" w:rsidDel="00000000" w:rsidP="00000000" w:rsidRDefault="00000000" w:rsidRPr="00000000" w14:paraId="0000000D">
          <w:pPr>
            <w:rPr>
              <w:ins w:author="KAREN JOHANA BUSTAMANTE RODRIGUEZ" w:id="0" w:date="2021-05-13T01:24:49Z"/>
            </w:rPr>
          </w:pPr>
          <w:sdt>
            <w:sdtPr>
              <w:tag w:val="goog_rdk_19"/>
            </w:sdtPr>
            <w:sdtContent>
              <w:ins w:author="KAREN JOHANA BUSTAMANTE RODRIGUEZ" w:id="0" w:date="2021-05-13T01:24:49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22"/>
      </w:sdtPr>
      <w:sdtContent>
        <w:p w:rsidR="00000000" w:rsidDel="00000000" w:rsidP="00000000" w:rsidRDefault="00000000" w:rsidRPr="00000000" w14:paraId="0000000E">
          <w:pPr>
            <w:rPr>
              <w:ins w:author="KAREN JOHANA BUSTAMANTE RODRIGUEZ" w:id="0" w:date="2021-05-13T01:24:49Z"/>
            </w:rPr>
          </w:pPr>
          <w:sdt>
            <w:sdtPr>
              <w:tag w:val="goog_rdk_21"/>
            </w:sdtPr>
            <w:sdtContent>
              <w:ins w:author="KAREN JOHANA BUSTAMANTE RODRIGUEZ" w:id="0" w:date="2021-05-13T01:24:49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24"/>
      </w:sdtPr>
      <w:sdtContent>
        <w:p w:rsidR="00000000" w:rsidDel="00000000" w:rsidP="00000000" w:rsidRDefault="00000000" w:rsidRPr="00000000" w14:paraId="0000000F">
          <w:pPr>
            <w:rPr>
              <w:ins w:author="KAREN JOHANA BUSTAMANTE RODRIGUEZ" w:id="0" w:date="2021-05-13T01:24:49Z"/>
            </w:rPr>
          </w:pPr>
          <w:sdt>
            <w:sdtPr>
              <w:tag w:val="goog_rdk_23"/>
            </w:sdtPr>
            <w:sdtContent>
              <w:ins w:author="KAREN JOHANA BUSTAMANTE RODRIGUEZ" w:id="0" w:date="2021-05-13T01:24:49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26"/>
      </w:sdtPr>
      <w:sdtContent>
        <w:p w:rsidR="00000000" w:rsidDel="00000000" w:rsidP="00000000" w:rsidRDefault="00000000" w:rsidRPr="00000000" w14:paraId="00000010">
          <w:pPr>
            <w:rPr>
              <w:ins w:author="KAREN JOHANA BUSTAMANTE RODRIGUEZ" w:id="0" w:date="2021-05-13T01:24:49Z"/>
            </w:rPr>
          </w:pPr>
          <w:sdt>
            <w:sdtPr>
              <w:tag w:val="goog_rdk_25"/>
            </w:sdtPr>
            <w:sdtContent>
              <w:ins w:author="KAREN JOHANA BUSTAMANTE RODRIGUEZ" w:id="0" w:date="2021-05-13T01:24:49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28"/>
      </w:sdtPr>
      <w:sdtContent>
        <w:p w:rsidR="00000000" w:rsidDel="00000000" w:rsidP="00000000" w:rsidRDefault="00000000" w:rsidRPr="00000000" w14:paraId="00000011">
          <w:pPr>
            <w:rPr>
              <w:ins w:author="KAREN JOHANA BUSTAMANTE RODRIGUEZ" w:id="0" w:date="2021-05-13T01:24:49Z"/>
            </w:rPr>
          </w:pPr>
          <w:sdt>
            <w:sdtPr>
              <w:tag w:val="goog_rdk_27"/>
            </w:sdtPr>
            <w:sdtContent>
              <w:ins w:author="KAREN JOHANA BUSTAMANTE RODRIGUEZ" w:id="0" w:date="2021-05-13T01:24:49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30"/>
      </w:sdtPr>
      <w:sdtContent>
        <w:p w:rsidR="00000000" w:rsidDel="00000000" w:rsidP="00000000" w:rsidRDefault="00000000" w:rsidRPr="00000000" w14:paraId="00000012">
          <w:pPr>
            <w:rPr>
              <w:ins w:author="KAREN JOHANA BUSTAMANTE RODRIGUEZ" w:id="0" w:date="2021-05-13T01:24:49Z"/>
            </w:rPr>
          </w:pPr>
          <w:sdt>
            <w:sdtPr>
              <w:tag w:val="goog_rdk_29"/>
            </w:sdtPr>
            <w:sdtContent>
              <w:ins w:author="KAREN JOHANA BUSTAMANTE RODRIGUEZ" w:id="0" w:date="2021-05-13T01:24:49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32"/>
      </w:sdtPr>
      <w:sdtContent>
        <w:p w:rsidR="00000000" w:rsidDel="00000000" w:rsidP="00000000" w:rsidRDefault="00000000" w:rsidRPr="00000000" w14:paraId="00000013">
          <w:pPr>
            <w:rPr>
              <w:ins w:author="KAREN JOHANA BUSTAMANTE RODRIGUEZ" w:id="0" w:date="2021-05-13T01:24:49Z"/>
            </w:rPr>
          </w:pPr>
          <w:sdt>
            <w:sdtPr>
              <w:tag w:val="goog_rdk_31"/>
            </w:sdtPr>
            <w:sdtContent>
              <w:ins w:author="KAREN JOHANA BUSTAMANTE RODRIGUEZ" w:id="0" w:date="2021-05-13T01:24:49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34"/>
      </w:sdtPr>
      <w:sdtContent>
        <w:p w:rsidR="00000000" w:rsidDel="00000000" w:rsidP="00000000" w:rsidRDefault="00000000" w:rsidRPr="00000000" w14:paraId="00000014">
          <w:pPr>
            <w:rPr>
              <w:ins w:author="KAREN JOHANA BUSTAMANTE RODRIGUEZ" w:id="0" w:date="2021-05-13T01:24:49Z"/>
            </w:rPr>
          </w:pPr>
          <w:sdt>
            <w:sdtPr>
              <w:tag w:val="goog_rdk_33"/>
            </w:sdtPr>
            <w:sdtContent>
              <w:ins w:author="KAREN JOHANA BUSTAMANTE RODRIGUEZ" w:id="0" w:date="2021-05-13T01:24:49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36"/>
      </w:sdtPr>
      <w:sdtContent>
        <w:p w:rsidR="00000000" w:rsidDel="00000000" w:rsidP="00000000" w:rsidRDefault="00000000" w:rsidRPr="00000000" w14:paraId="00000015">
          <w:pPr>
            <w:rPr>
              <w:ins w:author="KAREN JOHANA BUSTAMANTE RODRIGUEZ" w:id="0" w:date="2021-05-13T01:24:49Z"/>
            </w:rPr>
          </w:pPr>
          <w:sdt>
            <w:sdtPr>
              <w:tag w:val="goog_rdk_35"/>
            </w:sdtPr>
            <w:sdtContent>
              <w:ins w:author="KAREN JOHANA BUSTAMANTE RODRIGUEZ" w:id="0" w:date="2021-05-13T01:24:49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38"/>
      </w:sdtPr>
      <w:sdtContent>
        <w:p w:rsidR="00000000" w:rsidDel="00000000" w:rsidP="00000000" w:rsidRDefault="00000000" w:rsidRPr="00000000" w14:paraId="00000016">
          <w:pPr>
            <w:rPr>
              <w:ins w:author="KAREN JOHANA BUSTAMANTE RODRIGUEZ" w:id="0" w:date="2021-05-13T01:24:49Z"/>
            </w:rPr>
          </w:pPr>
          <w:sdt>
            <w:sdtPr>
              <w:tag w:val="goog_rdk_37"/>
            </w:sdtPr>
            <w:sdtContent>
              <w:ins w:author="KAREN JOHANA BUSTAMANTE RODRIGUEZ" w:id="0" w:date="2021-05-13T01:24:49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40"/>
      </w:sdtPr>
      <w:sdtContent>
        <w:p w:rsidR="00000000" w:rsidDel="00000000" w:rsidP="00000000" w:rsidRDefault="00000000" w:rsidRPr="00000000" w14:paraId="00000017">
          <w:pPr>
            <w:rPr>
              <w:ins w:author="KAREN JOHANA BUSTAMANTE RODRIGUEZ" w:id="0" w:date="2021-05-13T01:24:49Z"/>
            </w:rPr>
          </w:pPr>
          <w:sdt>
            <w:sdtPr>
              <w:tag w:val="goog_rdk_39"/>
            </w:sdtPr>
            <w:sdtContent>
              <w:ins w:author="KAREN JOHANA BUSTAMANTE RODRIGUEZ" w:id="0" w:date="2021-05-13T01:24:49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42"/>
      </w:sdtPr>
      <w:sdtContent>
        <w:p w:rsidR="00000000" w:rsidDel="00000000" w:rsidP="00000000" w:rsidRDefault="00000000" w:rsidRPr="00000000" w14:paraId="00000018">
          <w:pPr>
            <w:rPr>
              <w:ins w:author="KAREN JOHANA BUSTAMANTE RODRIGUEZ" w:id="0" w:date="2021-05-13T01:24:49Z"/>
            </w:rPr>
          </w:pPr>
          <w:sdt>
            <w:sdtPr>
              <w:tag w:val="goog_rdk_41"/>
            </w:sdtPr>
            <w:sdtContent>
              <w:ins w:author="KAREN JOHANA BUSTAMANTE RODRIGUEZ" w:id="0" w:date="2021-05-13T01:24:49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44"/>
      </w:sdtPr>
      <w:sdtContent>
        <w:p w:rsidR="00000000" w:rsidDel="00000000" w:rsidP="00000000" w:rsidRDefault="00000000" w:rsidRPr="00000000" w14:paraId="00000019">
          <w:pPr>
            <w:rPr>
              <w:ins w:author="KAREN JOHANA BUSTAMANTE RODRIGUEZ" w:id="0" w:date="2021-05-13T01:24:49Z"/>
            </w:rPr>
          </w:pPr>
          <w:sdt>
            <w:sdtPr>
              <w:tag w:val="goog_rdk_43"/>
            </w:sdtPr>
            <w:sdtContent>
              <w:ins w:author="KAREN JOHANA BUSTAMANTE RODRIGUEZ" w:id="0" w:date="2021-05-13T01:24:49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46"/>
      </w:sdtPr>
      <w:sdtContent>
        <w:p w:rsidR="00000000" w:rsidDel="00000000" w:rsidP="00000000" w:rsidRDefault="00000000" w:rsidRPr="00000000" w14:paraId="0000001A">
          <w:pPr>
            <w:rPr>
              <w:ins w:author="KAREN JOHANA BUSTAMANTE RODRIGUEZ" w:id="0" w:date="2021-05-13T01:24:49Z"/>
            </w:rPr>
          </w:pPr>
          <w:sdt>
            <w:sdtPr>
              <w:tag w:val="goog_rdk_45"/>
            </w:sdtPr>
            <w:sdtContent>
              <w:ins w:author="KAREN JOHANA BUSTAMANTE RODRIGUEZ" w:id="0" w:date="2021-05-13T01:24:49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48"/>
      </w:sdtPr>
      <w:sdtContent>
        <w:p w:rsidR="00000000" w:rsidDel="00000000" w:rsidP="00000000" w:rsidRDefault="00000000" w:rsidRPr="00000000" w14:paraId="0000001B">
          <w:pPr>
            <w:rPr>
              <w:ins w:author="KAREN JOHANA BUSTAMANTE RODRIGUEZ" w:id="0" w:date="2021-05-13T01:24:49Z"/>
            </w:rPr>
          </w:pPr>
          <w:sdt>
            <w:sdtPr>
              <w:tag w:val="goog_rdk_47"/>
            </w:sdtPr>
            <w:sdtContent>
              <w:ins w:author="KAREN JOHANA BUSTAMANTE RODRIGUEZ" w:id="0" w:date="2021-05-13T01:24:49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50"/>
      </w:sdtPr>
      <w:sdtContent>
        <w:p w:rsidR="00000000" w:rsidDel="00000000" w:rsidP="00000000" w:rsidRDefault="00000000" w:rsidRPr="00000000" w14:paraId="0000001C">
          <w:pPr>
            <w:rPr>
              <w:ins w:author="KAREN JOHANA BUSTAMANTE RODRIGUEZ" w:id="0" w:date="2021-05-13T01:24:49Z"/>
            </w:rPr>
          </w:pPr>
          <w:sdt>
            <w:sdtPr>
              <w:tag w:val="goog_rdk_49"/>
            </w:sdtPr>
            <w:sdtContent>
              <w:ins w:author="KAREN JOHANA BUSTAMANTE RODRIGUEZ" w:id="0" w:date="2021-05-13T01:24:49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52"/>
      </w:sdtPr>
      <w:sdtContent>
        <w:p w:rsidR="00000000" w:rsidDel="00000000" w:rsidP="00000000" w:rsidRDefault="00000000" w:rsidRPr="00000000" w14:paraId="0000001D">
          <w:pPr>
            <w:rPr>
              <w:ins w:author="KAREN JOHANA BUSTAMANTE RODRIGUEZ" w:id="0" w:date="2021-05-13T01:24:49Z"/>
            </w:rPr>
          </w:pPr>
          <w:sdt>
            <w:sdtPr>
              <w:tag w:val="goog_rdk_51"/>
            </w:sdtPr>
            <w:sdtContent>
              <w:ins w:author="KAREN JOHANA BUSTAMANTE RODRIGUEZ" w:id="0" w:date="2021-05-13T01:24:49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54"/>
      </w:sdtPr>
      <w:sdtContent>
        <w:p w:rsidR="00000000" w:rsidDel="00000000" w:rsidP="00000000" w:rsidRDefault="00000000" w:rsidRPr="00000000" w14:paraId="0000001E">
          <w:pPr>
            <w:rPr>
              <w:ins w:author="KAREN JOHANA BUSTAMANTE RODRIGUEZ" w:id="0" w:date="2021-05-13T01:24:49Z"/>
            </w:rPr>
          </w:pPr>
          <w:sdt>
            <w:sdtPr>
              <w:tag w:val="goog_rdk_53"/>
            </w:sdtPr>
            <w:sdtContent>
              <w:ins w:author="KAREN JOHANA BUSTAMANTE RODRIGUEZ" w:id="0" w:date="2021-05-13T01:24:49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56"/>
      </w:sdtPr>
      <w:sdtContent>
        <w:p w:rsidR="00000000" w:rsidDel="00000000" w:rsidP="00000000" w:rsidRDefault="00000000" w:rsidRPr="00000000" w14:paraId="0000001F">
          <w:pPr>
            <w:rPr>
              <w:ins w:author="KAREN JOHANA BUSTAMANTE RODRIGUEZ" w:id="0" w:date="2021-05-13T01:24:49Z"/>
            </w:rPr>
          </w:pPr>
          <w:sdt>
            <w:sdtPr>
              <w:tag w:val="goog_rdk_55"/>
            </w:sdtPr>
            <w:sdtContent>
              <w:ins w:author="KAREN JOHANA BUSTAMANTE RODRIGUEZ" w:id="0" w:date="2021-05-13T01:24:49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58"/>
      </w:sdtPr>
      <w:sdtContent>
        <w:p w:rsidR="00000000" w:rsidDel="00000000" w:rsidP="00000000" w:rsidRDefault="00000000" w:rsidRPr="00000000" w14:paraId="00000020">
          <w:pPr>
            <w:rPr>
              <w:ins w:author="KAREN JOHANA BUSTAMANTE RODRIGUEZ" w:id="0" w:date="2021-05-13T01:24:49Z"/>
            </w:rPr>
          </w:pPr>
          <w:sdt>
            <w:sdtPr>
              <w:tag w:val="goog_rdk_57"/>
            </w:sdtPr>
            <w:sdtContent>
              <w:ins w:author="KAREN JOHANA BUSTAMANTE RODRIGUEZ" w:id="0" w:date="2021-05-13T01:24:49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60"/>
      </w:sdtPr>
      <w:sdtContent>
        <w:p w:rsidR="00000000" w:rsidDel="00000000" w:rsidP="00000000" w:rsidRDefault="00000000" w:rsidRPr="00000000" w14:paraId="00000021">
          <w:pPr>
            <w:rPr>
              <w:ins w:author="KAREN JOHANA BUSTAMANTE RODRIGUEZ" w:id="0" w:date="2021-05-13T01:24:49Z"/>
            </w:rPr>
          </w:pPr>
          <w:sdt>
            <w:sdtPr>
              <w:tag w:val="goog_rdk_59"/>
            </w:sdtPr>
            <w:sdtContent>
              <w:ins w:author="KAREN JOHANA BUSTAMANTE RODRIGUEZ" w:id="0" w:date="2021-05-13T01:24:49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62"/>
      </w:sdtPr>
      <w:sdtContent>
        <w:p w:rsidR="00000000" w:rsidDel="00000000" w:rsidP="00000000" w:rsidRDefault="00000000" w:rsidRPr="00000000" w14:paraId="00000022">
          <w:pPr>
            <w:rPr>
              <w:ins w:author="KAREN JOHANA BUSTAMANTE RODRIGUEZ" w:id="0" w:date="2021-05-13T01:24:49Z"/>
            </w:rPr>
          </w:pPr>
          <w:sdt>
            <w:sdtPr>
              <w:tag w:val="goog_rdk_61"/>
            </w:sdtPr>
            <w:sdtContent>
              <w:ins w:author="KAREN JOHANA BUSTAMANTE RODRIGUEZ" w:id="0" w:date="2021-05-13T01:24:49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64"/>
      </w:sdtPr>
      <w:sdtContent>
        <w:p w:rsidR="00000000" w:rsidDel="00000000" w:rsidP="00000000" w:rsidRDefault="00000000" w:rsidRPr="00000000" w14:paraId="00000023">
          <w:pPr>
            <w:rPr>
              <w:ins w:author="KAREN JOHANA BUSTAMANTE RODRIGUEZ" w:id="0" w:date="2021-05-13T01:24:49Z"/>
            </w:rPr>
          </w:pPr>
          <w:sdt>
            <w:sdtPr>
              <w:tag w:val="goog_rdk_63"/>
            </w:sdtPr>
            <w:sdtContent>
              <w:ins w:author="KAREN JOHANA BUSTAMANTE RODRIGUEZ" w:id="0" w:date="2021-05-13T01:24:49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66"/>
      </w:sdtPr>
      <w:sdtContent>
        <w:p w:rsidR="00000000" w:rsidDel="00000000" w:rsidP="00000000" w:rsidRDefault="00000000" w:rsidRPr="00000000" w14:paraId="00000024">
          <w:pPr>
            <w:rPr>
              <w:ins w:author="KAREN JOHANA BUSTAMANTE RODRIGUEZ" w:id="0" w:date="2021-05-13T01:24:49Z"/>
            </w:rPr>
          </w:pPr>
          <w:sdt>
            <w:sdtPr>
              <w:tag w:val="goog_rdk_65"/>
            </w:sdtPr>
            <w:sdtContent>
              <w:ins w:author="KAREN JOHANA BUSTAMANTE RODRIGUEZ" w:id="0" w:date="2021-05-13T01:24:49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68"/>
      </w:sdtPr>
      <w:sdtContent>
        <w:p w:rsidR="00000000" w:rsidDel="00000000" w:rsidP="00000000" w:rsidRDefault="00000000" w:rsidRPr="00000000" w14:paraId="00000025">
          <w:pPr>
            <w:rPr>
              <w:ins w:author="KAREN JOHANA BUSTAMANTE RODRIGUEZ" w:id="0" w:date="2021-05-13T01:24:49Z"/>
            </w:rPr>
          </w:pPr>
          <w:sdt>
            <w:sdtPr>
              <w:tag w:val="goog_rdk_67"/>
            </w:sdtPr>
            <w:sdtContent>
              <w:ins w:author="KAREN JOHANA BUSTAMANTE RODRIGUEZ" w:id="0" w:date="2021-05-13T01:24:49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70"/>
      </w:sdtPr>
      <w:sdtContent>
        <w:p w:rsidR="00000000" w:rsidDel="00000000" w:rsidP="00000000" w:rsidRDefault="00000000" w:rsidRPr="00000000" w14:paraId="00000026">
          <w:pPr>
            <w:rPr>
              <w:rPrChange w:author="KAREN JOHANA BUSTAMANTE RODRIGUEZ" w:id="1" w:date="2021-05-13T01:24:49Z">
                <w:rPr/>
              </w:rPrChange>
            </w:rPr>
            <w:pPrChange w:author="KAREN JOHANA BUSTAMANTE RODRIGUEZ" w:id="0" w:date="2021-05-13T01:24:49Z">
              <w:pPr>
                <w:pStyle w:val="Title"/>
                <w:spacing w:before="1" w:line="1342" w:lineRule="auto"/>
                <w:ind w:left="532" w:firstLine="0"/>
              </w:pPr>
            </w:pPrChange>
          </w:pPr>
          <w:sdt>
            <w:sdtPr>
              <w:tag w:val="goog_rdk_69"/>
            </w:sdtPr>
            <w:sdtContent>
              <w:r w:rsidDel="00000000" w:rsidR="00000000" w:rsidRPr="00000000">
                <w:rPr>
                  <w:rtl w:val="0"/>
                </w:rPr>
              </w:r>
            </w:sdtContent>
          </w:sdt>
        </w:p>
      </w:sdtContent>
    </w:sdt>
    <w:p w:rsidR="00000000" w:rsidDel="00000000" w:rsidP="00000000" w:rsidRDefault="00000000" w:rsidRPr="00000000" w14:paraId="00000027">
      <w:pPr>
        <w:spacing w:before="0" w:lineRule="auto"/>
        <w:ind w:left="1002" w:right="1799" w:hanging="9.000000000000057"/>
        <w:jc w:val="center"/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  <w:rtl w:val="0"/>
        </w:rPr>
        <w:t xml:space="preserve">DISEÑO DESARROLLO E IMPLEMENTACIÓN DE SOFTWARE</w:t>
      </w:r>
    </w:p>
    <w:p w:rsidR="00000000" w:rsidDel="00000000" w:rsidP="00000000" w:rsidRDefault="00000000" w:rsidRPr="00000000" w14:paraId="00000028">
      <w:pPr>
        <w:spacing w:before="2" w:lineRule="auto"/>
        <w:ind w:left="532" w:right="1328" w:firstLine="0"/>
        <w:jc w:val="center"/>
        <w:rPr>
          <w:b w:val="1"/>
          <w:sz w:val="50"/>
          <w:szCs w:val="50"/>
        </w:rPr>
        <w:sectPr>
          <w:headerReference r:id="rId7" w:type="default"/>
          <w:footerReference r:id="rId8" w:type="default"/>
          <w:pgSz w:h="15840" w:w="12240" w:orient="portrait"/>
          <w:pgMar w:bottom="1280" w:top="1600" w:left="1600" w:right="800" w:header="0" w:footer="1099"/>
          <w:pgNumType w:start="1"/>
        </w:sectPr>
      </w:pPr>
      <w:r w:rsidDel="00000000" w:rsidR="00000000" w:rsidRPr="00000000">
        <w:rPr>
          <w:b w:val="1"/>
          <w:sz w:val="50"/>
          <w:szCs w:val="50"/>
          <w:rtl w:val="0"/>
        </w:rPr>
        <w:t xml:space="preserve">(</w:t>
      </w:r>
      <w:r w:rsidDel="00000000" w:rsidR="00000000" w:rsidRPr="00000000">
        <w:rPr>
          <w:rFonts w:ascii="Noto Sans CJK JP DemiLight" w:cs="Noto Sans CJK JP DemiLight" w:eastAsia="Noto Sans CJK JP DemiLight" w:hAnsi="Noto Sans CJK JP DemiLight"/>
          <w:b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b w:val="1"/>
          <w:sz w:val="72"/>
          <w:szCs w:val="72"/>
          <w:rtl w:val="0"/>
        </w:rPr>
        <w:t xml:space="preserve">Agending System</w:t>
      </w:r>
      <w:r w:rsidDel="00000000" w:rsidR="00000000" w:rsidRPr="00000000">
        <w:rPr>
          <w:b w:val="1"/>
          <w:sz w:val="50"/>
          <w:szCs w:val="50"/>
          <w:rtl w:val="0"/>
        </w:rPr>
        <w:t xml:space="preserve">)</w:t>
      </w:r>
    </w:p>
    <w:p w:rsidR="00000000" w:rsidDel="00000000" w:rsidP="00000000" w:rsidRDefault="00000000" w:rsidRPr="00000000" w14:paraId="0000002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32" w:right="1329" w:firstLine="0"/>
        <w:jc w:val="center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DOCUMENTO DE PRUEBAS FUNCIONALES</w:t>
      </w:r>
    </w:p>
    <w:p w:rsidR="00000000" w:rsidDel="00000000" w:rsidP="00000000" w:rsidRDefault="00000000" w:rsidRPr="00000000" w14:paraId="0000002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9" w:line="240" w:lineRule="auto"/>
        <w:ind w:left="532" w:right="1332" w:firstLine="0"/>
        <w:jc w:val="center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DISEÑO DESARROLLO E IMPLEMENTACIÓN DE SOFTWARE QUE PERMITA LOGRAR ACUERDOS PARA ABRIR OPORTUNIDADES DE COMPRA DE COMPRA Y VENTA DE SERVICIOS PRODUCTOS Y PROCESOS.</w:t>
      </w:r>
    </w:p>
    <w:p w:rsidR="00000000" w:rsidDel="00000000" w:rsidP="00000000" w:rsidRDefault="00000000" w:rsidRPr="00000000" w14:paraId="0000003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60" w:right="3658" w:firstLine="0"/>
        <w:jc w:val="center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KAREN BUSTAMANTE RODRIGUEZ WILMAR FELIPE RINCÓN</w:t>
      </w:r>
    </w:p>
    <w:p w:rsidR="00000000" w:rsidDel="00000000" w:rsidP="00000000" w:rsidRDefault="00000000" w:rsidRPr="00000000" w14:paraId="0000004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484" w:right="4281" w:firstLine="0"/>
        <w:jc w:val="center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JUAN DAVID MARTIN GLORIA BOHORQUEZ</w:t>
      </w:r>
    </w:p>
    <w:p w:rsidR="00000000" w:rsidDel="00000000" w:rsidP="00000000" w:rsidRDefault="00000000" w:rsidRPr="00000000" w14:paraId="0000004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17" w:right="3116" w:firstLine="0"/>
        <w:jc w:val="center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1280" w:top="1600" w:left="1600" w:right="800" w:header="0" w:footer="1099"/>
        </w:sectPr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SERVICIO NACIONAL DE APRENDIZAJE (SENA) </w:t>
      </w:r>
      <w:r w:rsidDel="00000000" w:rsidR="00000000" w:rsidRPr="00000000">
        <w:rPr>
          <w:sz w:val="24"/>
          <w:szCs w:val="24"/>
          <w:rtl w:val="0"/>
        </w:rPr>
        <w:t xml:space="preserve">BOGOTÁ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1"/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1"/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1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CP-001 Ingresar al sistema.</w:t>
      </w:r>
    </w:p>
    <w:p w:rsidR="00000000" w:rsidDel="00000000" w:rsidP="00000000" w:rsidRDefault="00000000" w:rsidRPr="00000000" w14:paraId="00000051">
      <w:pPr>
        <w:widowControl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Descripción:</w:t>
      </w:r>
    </w:p>
    <w:p w:rsidR="00000000" w:rsidDel="00000000" w:rsidP="00000000" w:rsidRDefault="00000000" w:rsidRPr="00000000" w14:paraId="00000053">
      <w:pPr>
        <w:widowControl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Ingresar al  link :http://127.0.0.1:8000/</w:t>
      </w:r>
    </w:p>
    <w:p w:rsidR="00000000" w:rsidDel="00000000" w:rsidP="00000000" w:rsidRDefault="00000000" w:rsidRPr="00000000" w14:paraId="00000054">
      <w:pPr>
        <w:widowControl w:val="1"/>
        <w:numPr>
          <w:ilvl w:val="0"/>
          <w:numId w:val="1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 valida que en la vista principal - Home del sistema:</w:t>
      </w:r>
    </w:p>
    <w:p w:rsidR="00000000" w:rsidDel="00000000" w:rsidP="00000000" w:rsidRDefault="00000000" w:rsidRPr="00000000" w14:paraId="00000055">
      <w:pPr>
        <w:widowControl w:val="1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 visualiza</w:t>
      </w:r>
    </w:p>
    <w:p w:rsidR="00000000" w:rsidDel="00000000" w:rsidP="00000000" w:rsidRDefault="00000000" w:rsidRPr="00000000" w14:paraId="00000056">
      <w:pPr>
        <w:widowControl w:val="1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un menú en la parte superior de la página con los siguientes ítems:</w:t>
      </w:r>
    </w:p>
    <w:p w:rsidR="00000000" w:rsidDel="00000000" w:rsidP="00000000" w:rsidRDefault="00000000" w:rsidRPr="00000000" w14:paraId="00000057">
      <w:pPr>
        <w:widowControl w:val="1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login(redireccionará al formulario del login).</w:t>
      </w:r>
    </w:p>
    <w:p w:rsidR="00000000" w:rsidDel="00000000" w:rsidP="00000000" w:rsidRDefault="00000000" w:rsidRPr="00000000" w14:paraId="00000058">
      <w:pPr>
        <w:widowControl w:val="1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regístrate(redireccionará al formulario del registro).</w:t>
      </w:r>
    </w:p>
    <w:p w:rsidR="00000000" w:rsidDel="00000000" w:rsidP="00000000" w:rsidRDefault="00000000" w:rsidRPr="00000000" w14:paraId="00000059">
      <w:pPr>
        <w:widowControl w:val="1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Eventos(mostrará en la vista del Home los eventos).</w:t>
      </w:r>
    </w:p>
    <w:p w:rsidR="00000000" w:rsidDel="00000000" w:rsidP="00000000" w:rsidRDefault="00000000" w:rsidRPr="00000000" w14:paraId="0000005A">
      <w:pPr>
        <w:widowControl w:val="1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Sección eventos (deberá mostrar todos los eventos parametrización desde el administrador y que se encuentren vigentes).</w:t>
      </w:r>
    </w:p>
    <w:p w:rsidR="00000000" w:rsidDel="00000000" w:rsidP="00000000" w:rsidRDefault="00000000" w:rsidRPr="00000000" w14:paraId="0000005B">
      <w:pPr>
        <w:widowControl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Actor principal: Cualquier tipo de usuario del sistema.</w:t>
      </w:r>
    </w:p>
    <w:p w:rsidR="00000000" w:rsidDel="00000000" w:rsidP="00000000" w:rsidRDefault="00000000" w:rsidRPr="00000000" w14:paraId="0000005D">
      <w:pPr>
        <w:widowControl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1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1"/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Criterios de aceptación:</w:t>
      </w:r>
    </w:p>
    <w:p w:rsidR="00000000" w:rsidDel="00000000" w:rsidP="00000000" w:rsidRDefault="00000000" w:rsidRPr="00000000" w14:paraId="00000060">
      <w:pPr>
        <w:widowControl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 vista debe cumplir con los parámetros mencionados en la descripción del caso de uso.</w:t>
      </w:r>
    </w:p>
    <w:p w:rsidR="00000000" w:rsidDel="00000000" w:rsidP="00000000" w:rsidRDefault="00000000" w:rsidRPr="00000000" w14:paraId="00000061">
      <w:pPr>
        <w:widowControl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190221" cy="322968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4611" l="0" r="1556" t="3726"/>
                    <a:stretch>
                      <a:fillRect/>
                    </a:stretch>
                  </pic:blipFill>
                  <pic:spPr>
                    <a:xfrm>
                      <a:off x="0" y="0"/>
                      <a:ext cx="6190221" cy="3229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6248400" cy="3895725"/>
            <wp:effectExtent b="0" l="0" r="0" t="0"/>
            <wp:wrapTopAndBottom distB="114300" distT="11430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7723" l="0" r="0" t="9146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895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5">
      <w:pPr>
        <w:widowControl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251596" cy="3838575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7317" l="330" r="-330" t="10772"/>
                    <a:stretch>
                      <a:fillRect/>
                    </a:stretch>
                  </pic:blipFill>
                  <pic:spPr>
                    <a:xfrm>
                      <a:off x="0" y="0"/>
                      <a:ext cx="6251596" cy="383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423025" cy="3971925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6300" l="-711" r="-2031" t="8943"/>
                    <a:stretch>
                      <a:fillRect/>
                    </a:stretch>
                  </pic:blipFill>
                  <pic:spPr>
                    <a:xfrm>
                      <a:off x="0" y="0"/>
                      <a:ext cx="6423025" cy="397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arlito" w:cs="Carlito" w:eastAsia="Carlito" w:hAnsi="Carlito"/>
          <w:b w:val="1"/>
          <w:i w:val="1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280" w:top="1600" w:left="1600" w:right="800" w:header="0" w:footer="1099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Arial"/>
  <w:font w:name="Noto Sans CJK JP DemiLight"/>
  <w:font w:name="Carlito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6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Carlito" w:cs="Carlito" w:eastAsia="Carlito" w:hAnsi="Carlito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5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Carlito" w:cs="Carlito" w:eastAsia="Carlito" w:hAnsi="Carlito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Carlito" w:cs="Carlito" w:eastAsia="Carlito" w:hAnsi="Carlito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28575</wp:posOffset>
              </wp:positionH>
              <wp:positionV relativeFrom="page">
                <wp:posOffset>0</wp:posOffset>
              </wp:positionV>
              <wp:extent cx="6949440" cy="1026160"/>
              <wp:effectExtent b="0" l="0" r="0" t="0"/>
              <wp:wrapSquare wrapText="bothSides" distB="0" distT="0" distL="114300" distR="114300"/>
              <wp:docPr id="15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871280" y="3266920"/>
                        <a:ext cx="6949440" cy="1026160"/>
                        <a:chOff x="1871280" y="3266920"/>
                        <a:chExt cx="6949425" cy="1026150"/>
                      </a:xfrm>
                    </wpg:grpSpPr>
                    <wpg:grpSp>
                      <wpg:cNvGrpSpPr/>
                      <wpg:grpSpPr>
                        <a:xfrm>
                          <a:off x="1871280" y="3266920"/>
                          <a:ext cx="6949425" cy="1026150"/>
                          <a:chOff x="0" y="0"/>
                          <a:chExt cx="6949425" cy="1026150"/>
                        </a:xfrm>
                      </wpg:grpSpPr>
                      <wps:wsp>
                        <wps:cNvSpPr/>
                        <wps:cNvPr id="4" name="Shape 4"/>
                        <wps:spPr>
                          <a:xfrm>
                            <a:off x="0" y="0"/>
                            <a:ext cx="6949425" cy="1026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2457450" y="504825"/>
                            <a:ext cx="2611120" cy="323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FFFF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28575</wp:posOffset>
              </wp:positionH>
              <wp:positionV relativeFrom="page">
                <wp:posOffset>0</wp:posOffset>
              </wp:positionV>
              <wp:extent cx="6949440" cy="1026160"/>
              <wp:effectExtent b="0" l="0" r="0" t="0"/>
              <wp:wrapSquare wrapText="bothSides" distB="0" distT="0" distL="114300" distR="114300"/>
              <wp:docPr id="15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949440" cy="102616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Fonts w:ascii="Carlito" w:cs="Carlito" w:eastAsia="Carlito" w:hAnsi="Carlito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2979357</wp:posOffset>
              </wp:positionH>
              <wp:positionV relativeFrom="page">
                <wp:posOffset>536662</wp:posOffset>
              </wp:positionV>
              <wp:extent cx="1624330" cy="250190"/>
              <wp:effectExtent b="0" l="0" r="0" t="0"/>
              <wp:wrapSquare wrapText="bothSides" distB="0" distT="0" distL="114300" distR="114300"/>
              <wp:docPr id="14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4538598" y="3659668"/>
                        <a:ext cx="1614805" cy="240665"/>
                      </a:xfrm>
                      <a:custGeom>
                        <a:rect b="b" l="l" r="r" t="t"/>
                        <a:pathLst>
                          <a:path extrusionOk="0" h="240665" w="1614805">
                            <a:moveTo>
                              <a:pt x="0" y="0"/>
                            </a:moveTo>
                            <a:lnTo>
                              <a:pt x="0" y="240665"/>
                            </a:lnTo>
                            <a:lnTo>
                              <a:pt x="1614805" y="240665"/>
                            </a:lnTo>
                            <a:lnTo>
                              <a:pt x="1614805" y="0"/>
                            </a:lnTo>
                            <a:close/>
                          </a:path>
                        </a:pathLst>
                      </a:cu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24.000000953674316" w:line="240"/>
                            <w:ind w:left="20" w:right="0" w:firstLine="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rebuchet MS" w:cs="Trebuchet MS" w:eastAsia="Trebuchet MS" w:hAnsi="Trebuchet MS"/>
                              <w:b w:val="1"/>
                              <w:i w:val="1"/>
                              <w:smallCaps w:val="0"/>
                              <w:strike w:val="0"/>
                              <w:color w:val="808080"/>
                              <w:sz w:val="28"/>
                              <w:vertAlign w:val="baseline"/>
                            </w:rPr>
                            <w:t xml:space="preserve">Documento de pruebas</w:t>
                          </w:r>
                        </w:p>
                      </w:txbxContent>
                    </wps:txbx>
                    <wps:bodyPr anchorCtr="0" anchor="t" bIns="38100" lIns="88900" spcFirstLastPara="1" rIns="88900" wrap="square" tIns="381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2979357</wp:posOffset>
              </wp:positionH>
              <wp:positionV relativeFrom="page">
                <wp:posOffset>536662</wp:posOffset>
              </wp:positionV>
              <wp:extent cx="1624330" cy="250190"/>
              <wp:effectExtent b="0" l="0" r="0" t="0"/>
              <wp:wrapSquare wrapText="bothSides" distB="0" distT="0" distL="114300" distR="114300"/>
              <wp:docPr id="14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24330" cy="25019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  <w:r w:rsidDel="00000000" w:rsidR="00000000" w:rsidRPr="00000000"/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rlito" w:cs="Carlito" w:eastAsia="Carlito" w:hAnsi="Carlito"/>
        <w:sz w:val="22"/>
        <w:szCs w:val="22"/>
        <w:lang w:val="es-E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35" w:lineRule="auto"/>
      <w:ind w:left="822" w:hanging="720"/>
    </w:pPr>
    <w:rPr>
      <w:rFonts w:ascii="Carlito" w:cs="Carlito" w:eastAsia="Carlito" w:hAnsi="Carlito"/>
      <w:b w:val="1"/>
      <w:i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line="1221" w:lineRule="auto"/>
      <w:ind w:left="531" w:right="1332"/>
      <w:jc w:val="center"/>
    </w:pPr>
    <w:rPr>
      <w:rFonts w:ascii="Carlito" w:cs="Carlito" w:eastAsia="Carlito" w:hAnsi="Carlito"/>
      <w:b w:val="1"/>
      <w:sz w:val="110"/>
      <w:szCs w:val="11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Table Normal"/>
    <w:uiPriority w:val="2"/>
    <w:semiHidden w:val="1"/>
    <w:unhideWhenUsed w:val="1"/>
    <w:qFormat w:val="1"/>
    <w:tblPr>
      <w:tblInd w:w="0.0" w:type="dxa"/>
      <w:tblCellMar>
        <w:top w:w="0.0" w:type="dxa"/>
        <w:left w:w="0.0" w:type="dxa"/>
        <w:bottom w:w="0.0" w:type="dxa"/>
        <w:right w:w="0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rmal" w:default="1">
    <w:name w:val="Normal"/>
    <w:uiPriority w:val="1"/>
    <w:qFormat w:val="1"/>
    <w:pPr/>
    <w:rPr>
      <w:rFonts w:ascii="Carlito" w:cs="Carlito" w:eastAsia="Carlito" w:hAnsi="Carlito"/>
      <w:lang w:bidi="ar-SA" w:eastAsia="en-US" w:val="es-ES"/>
    </w:rPr>
  </w:style>
  <w:style w:type="paragraph" w:styleId="TOC1">
    <w:name w:val="TOC 1"/>
    <w:basedOn w:val="Normal"/>
    <w:uiPriority w:val="1"/>
    <w:qFormat w:val="1"/>
    <w:pPr>
      <w:spacing w:before="24"/>
      <w:ind w:left="541" w:hanging="440"/>
    </w:pPr>
    <w:rPr>
      <w:rFonts w:ascii="Arial" w:cs="Arial" w:eastAsia="Arial" w:hAnsi="Arial"/>
      <w:b w:val="1"/>
      <w:bCs w:val="1"/>
      <w:i w:val="1"/>
      <w:sz w:val="22"/>
      <w:szCs w:val="22"/>
      <w:lang w:bidi="ar-SA" w:eastAsia="en-US" w:val="es-ES"/>
    </w:rPr>
  </w:style>
  <w:style w:type="paragraph" w:styleId="TOC2">
    <w:name w:val="TOC 2"/>
    <w:basedOn w:val="Normal"/>
    <w:uiPriority w:val="1"/>
    <w:qFormat w:val="1"/>
    <w:pPr>
      <w:spacing w:before="138"/>
      <w:ind w:left="982" w:hanging="661"/>
    </w:pPr>
    <w:rPr>
      <w:rFonts w:ascii="Arial" w:cs="Arial" w:eastAsia="Arial" w:hAnsi="Arial"/>
      <w:b w:val="1"/>
      <w:bCs w:val="1"/>
      <w:i w:val="1"/>
      <w:sz w:val="22"/>
      <w:szCs w:val="22"/>
      <w:lang w:bidi="ar-SA" w:eastAsia="en-US" w:val="es-ES"/>
    </w:rPr>
  </w:style>
  <w:style w:type="paragraph" w:styleId="TOC3">
    <w:name w:val="TOC 3"/>
    <w:basedOn w:val="Normal"/>
    <w:uiPriority w:val="1"/>
    <w:qFormat w:val="1"/>
    <w:pPr>
      <w:spacing w:before="138"/>
      <w:ind w:left="1422" w:hanging="881"/>
    </w:pPr>
    <w:rPr>
      <w:rFonts w:ascii="Arial" w:cs="Arial" w:eastAsia="Arial" w:hAnsi="Arial"/>
      <w:b w:val="1"/>
      <w:bCs w:val="1"/>
      <w:i w:val="1"/>
      <w:sz w:val="22"/>
      <w:szCs w:val="22"/>
      <w:lang w:bidi="ar-SA" w:eastAsia="en-US" w:val="es-ES"/>
    </w:rPr>
  </w:style>
  <w:style w:type="paragraph" w:styleId="BodyText">
    <w:name w:val="Body Text"/>
    <w:basedOn w:val="Normal"/>
    <w:uiPriority w:val="1"/>
    <w:qFormat w:val="1"/>
    <w:pPr/>
    <w:rPr>
      <w:rFonts w:ascii="Carlito" w:cs="Carlito" w:eastAsia="Carlito" w:hAnsi="Carlito"/>
      <w:sz w:val="24"/>
      <w:szCs w:val="24"/>
      <w:lang w:bidi="ar-SA" w:eastAsia="en-US" w:val="es-ES"/>
    </w:rPr>
  </w:style>
  <w:style w:type="paragraph" w:styleId="Heading1">
    <w:name w:val="Heading 1"/>
    <w:basedOn w:val="Normal"/>
    <w:uiPriority w:val="1"/>
    <w:qFormat w:val="1"/>
    <w:pPr>
      <w:spacing w:before="35"/>
      <w:ind w:left="822" w:hanging="720"/>
      <w:outlineLvl w:val="1"/>
    </w:pPr>
    <w:rPr>
      <w:rFonts w:ascii="Carlito" w:cs="Carlito" w:eastAsia="Carlito" w:hAnsi="Carlito"/>
      <w:b w:val="1"/>
      <w:bCs w:val="1"/>
      <w:i w:val="1"/>
      <w:sz w:val="32"/>
      <w:szCs w:val="32"/>
      <w:lang w:bidi="ar-SA" w:eastAsia="en-US" w:val="es-ES"/>
    </w:rPr>
  </w:style>
  <w:style w:type="paragraph" w:styleId="Title">
    <w:name w:val="Title"/>
    <w:basedOn w:val="Normal"/>
    <w:uiPriority w:val="1"/>
    <w:qFormat w:val="1"/>
    <w:pPr>
      <w:spacing w:line="1221" w:lineRule="exact"/>
      <w:ind w:left="531" w:right="1332"/>
      <w:jc w:val="center"/>
    </w:pPr>
    <w:rPr>
      <w:rFonts w:ascii="Carlito" w:cs="Carlito" w:eastAsia="Carlito" w:hAnsi="Carlito"/>
      <w:b w:val="1"/>
      <w:bCs w:val="1"/>
      <w:sz w:val="110"/>
      <w:szCs w:val="110"/>
      <w:lang w:bidi="ar-SA" w:eastAsia="en-US" w:val="es-ES"/>
    </w:rPr>
  </w:style>
  <w:style w:type="paragraph" w:styleId="ListParagraph">
    <w:name w:val="List Paragraph"/>
    <w:basedOn w:val="Normal"/>
    <w:uiPriority w:val="1"/>
    <w:qFormat w:val="1"/>
    <w:pPr>
      <w:spacing w:before="35"/>
      <w:ind w:left="822" w:hanging="881"/>
    </w:pPr>
    <w:rPr>
      <w:rFonts w:ascii="Arial" w:cs="Arial" w:eastAsia="Arial" w:hAnsi="Arial"/>
      <w:lang w:bidi="ar-SA" w:eastAsia="en-US" w:val="es-ES"/>
    </w:rPr>
  </w:style>
  <w:style w:type="paragraph" w:styleId="TableParagraph">
    <w:name w:val="Table Paragraph"/>
    <w:basedOn w:val="Normal"/>
    <w:uiPriority w:val="1"/>
    <w:qFormat w:val="1"/>
    <w:pPr/>
    <w:rPr>
      <w:rFonts w:ascii="Carlito" w:cs="Carlito" w:eastAsia="Carlito" w:hAnsi="Carlito"/>
      <w:lang w:bidi="ar-SA" w:eastAsia="en-US" w:val="es-ES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12" Type="http://schemas.openxmlformats.org/officeDocument/2006/relationships/image" Target="media/image5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r/Tx7N5S6tsCoq2jkYucRT8Qncg==">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2021-05-13T01:09:01Z</dcterms:created>
  <dc:creator>wilmar.rincon@linktic.com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2021-05-08T00:00:00Z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2021-05-13T00:00:00Z</vt:filetime>
  </property>
</Properties>
</file>